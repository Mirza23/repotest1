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A11" w:rsidRPr="005E2A11" w:rsidRDefault="005E2A11" w:rsidP="005E2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A1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E2A11" w:rsidRPr="005E2A11" w:rsidRDefault="005E2A11" w:rsidP="005E2A11">
      <w:pPr>
        <w:spacing w:after="150" w:line="240" w:lineRule="auto"/>
        <w:outlineLvl w:val="0"/>
        <w:rPr>
          <w:rFonts w:ascii="Arial" w:eastAsia="Times New Roman" w:hAnsi="Arial" w:cs="Arial"/>
          <w:color w:val="FFFFFF"/>
          <w:kern w:val="36"/>
          <w:sz w:val="54"/>
          <w:szCs w:val="54"/>
        </w:rPr>
      </w:pPr>
      <w:hyperlink r:id="rId6" w:history="1">
        <w:r w:rsidRPr="005E2A11">
          <w:rPr>
            <w:rFonts w:ascii="Arial" w:eastAsia="Times New Roman" w:hAnsi="Arial" w:cs="Arial"/>
            <w:color w:val="FFFFFF"/>
            <w:kern w:val="36"/>
            <w:sz w:val="54"/>
            <w:szCs w:val="54"/>
            <w:u w:val="single"/>
          </w:rPr>
          <w:t xml:space="preserve">Ramakrishna's </w:t>
        </w:r>
        <w:proofErr w:type="gramStart"/>
        <w:r w:rsidRPr="005E2A11">
          <w:rPr>
            <w:rFonts w:ascii="Arial" w:eastAsia="Times New Roman" w:hAnsi="Arial" w:cs="Arial"/>
            <w:color w:val="FFFFFF"/>
            <w:kern w:val="36"/>
            <w:sz w:val="54"/>
            <w:szCs w:val="54"/>
            <w:u w:val="single"/>
          </w:rPr>
          <w:t>blog :</w:t>
        </w:r>
        <w:proofErr w:type="gramEnd"/>
        <w:r w:rsidRPr="005E2A11">
          <w:rPr>
            <w:rFonts w:ascii="Arial" w:eastAsia="Times New Roman" w:hAnsi="Arial" w:cs="Arial"/>
            <w:color w:val="FFFFFF"/>
            <w:kern w:val="36"/>
            <w:sz w:val="54"/>
            <w:szCs w:val="54"/>
            <w:u w:val="single"/>
          </w:rPr>
          <w:t xml:space="preserve"> My Musings on </w:t>
        </w:r>
        <w:proofErr w:type="spellStart"/>
        <w:r w:rsidRPr="005E2A11">
          <w:rPr>
            <w:rFonts w:ascii="Arial" w:eastAsia="Times New Roman" w:hAnsi="Arial" w:cs="Arial"/>
            <w:color w:val="FFFFFF"/>
            <w:kern w:val="36"/>
            <w:sz w:val="54"/>
            <w:szCs w:val="54"/>
            <w:u w:val="single"/>
          </w:rPr>
          <w:t>Sharepoint</w:t>
        </w:r>
        <w:proofErr w:type="spellEnd"/>
        <w:r w:rsidRPr="005E2A11">
          <w:rPr>
            <w:rFonts w:ascii="Arial" w:eastAsia="Times New Roman" w:hAnsi="Arial" w:cs="Arial"/>
            <w:color w:val="FFFFFF"/>
            <w:kern w:val="36"/>
            <w:sz w:val="54"/>
            <w:szCs w:val="54"/>
            <w:u w:val="single"/>
          </w:rPr>
          <w:t xml:space="preserve"> 2010, MOSS 2007,PerformancePoint, InfoPath</w:t>
        </w:r>
      </w:hyperlink>
    </w:p>
    <w:p w:rsidR="005E2A11" w:rsidRPr="005E2A11" w:rsidRDefault="005E2A11" w:rsidP="005E2A11">
      <w:pPr>
        <w:spacing w:after="24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5E2A11">
        <w:rPr>
          <w:rFonts w:ascii="Times New Roman" w:eastAsia="Times New Roman" w:hAnsi="Times New Roman" w:cs="Times New Roman"/>
          <w:b/>
          <w:bCs/>
          <w:color w:val="330000"/>
          <w:sz w:val="21"/>
          <w:szCs w:val="21"/>
        </w:rPr>
        <w:t xml:space="preserve">Visit my new </w:t>
      </w:r>
      <w:proofErr w:type="gramStart"/>
      <w:r w:rsidRPr="005E2A11">
        <w:rPr>
          <w:rFonts w:ascii="Times New Roman" w:eastAsia="Times New Roman" w:hAnsi="Times New Roman" w:cs="Times New Roman"/>
          <w:b/>
          <w:bCs/>
          <w:color w:val="330000"/>
          <w:sz w:val="21"/>
          <w:szCs w:val="21"/>
        </w:rPr>
        <w:t>Blog :</w:t>
      </w:r>
      <w:proofErr w:type="gramEnd"/>
      <w:r w:rsidRPr="005E2A11">
        <w:rPr>
          <w:rFonts w:ascii="Times New Roman" w:eastAsia="Times New Roman" w:hAnsi="Times New Roman" w:cs="Times New Roman"/>
          <w:b/>
          <w:bCs/>
          <w:color w:val="330000"/>
          <w:sz w:val="21"/>
          <w:szCs w:val="21"/>
        </w:rPr>
        <w:t> </w:t>
      </w:r>
      <w:hyperlink r:id="rId7" w:history="1">
        <w:r w:rsidRPr="005E2A11">
          <w:rPr>
            <w:rFonts w:ascii="Times New Roman" w:eastAsia="Times New Roman" w:hAnsi="Times New Roman" w:cs="Times New Roman"/>
            <w:b/>
            <w:bCs/>
            <w:color w:val="330000"/>
            <w:sz w:val="21"/>
            <w:szCs w:val="21"/>
          </w:rPr>
          <w:t>http://www.sharepointdeveloper.in/</w:t>
        </w:r>
      </w:hyperlink>
      <w:r w:rsidRPr="005E2A11">
        <w:rPr>
          <w:rFonts w:ascii="Times New Roman" w:eastAsia="Times New Roman" w:hAnsi="Times New Roman" w:cs="Times New Roman"/>
          <w:b/>
          <w:bCs/>
          <w:color w:val="330000"/>
          <w:sz w:val="21"/>
          <w:szCs w:val="21"/>
        </w:rPr>
        <w:t> </w:t>
      </w:r>
    </w:p>
    <w:p w:rsidR="005E2A11" w:rsidRPr="005E2A11" w:rsidRDefault="005E2A11" w:rsidP="005E2A11">
      <w:pPr>
        <w:spacing w:before="120" w:after="120" w:line="240" w:lineRule="auto"/>
        <w:outlineLvl w:val="1"/>
        <w:rPr>
          <w:rFonts w:ascii="Arial" w:eastAsia="Times New Roman" w:hAnsi="Arial" w:cs="Arial"/>
          <w:b/>
          <w:bCs/>
          <w:caps/>
          <w:color w:val="888888"/>
          <w:sz w:val="20"/>
          <w:szCs w:val="20"/>
        </w:rPr>
      </w:pPr>
      <w:r w:rsidRPr="005E2A11">
        <w:rPr>
          <w:rFonts w:ascii="Arial" w:eastAsia="Times New Roman" w:hAnsi="Arial" w:cs="Arial"/>
          <w:b/>
          <w:bCs/>
          <w:caps/>
          <w:color w:val="333333"/>
          <w:sz w:val="20"/>
          <w:szCs w:val="20"/>
        </w:rPr>
        <w:t>THURSDAY, JULY 01, 2010</w:t>
      </w:r>
    </w:p>
    <w:p w:rsidR="005E2A11" w:rsidRPr="005E2A11" w:rsidRDefault="005E2A11" w:rsidP="005E2A11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bookmarkStart w:id="0" w:name="8300960381754865501"/>
      <w:bookmarkEnd w:id="0"/>
      <w:r w:rsidRPr="005E2A11">
        <w:rPr>
          <w:rFonts w:ascii="Arial" w:eastAsia="Times New Roman" w:hAnsi="Arial" w:cs="Arial"/>
          <w:sz w:val="27"/>
          <w:szCs w:val="27"/>
        </w:rPr>
        <w:t>SharePoint 2010: How to enable anonymous access - Part 1</w:t>
      </w:r>
    </w:p>
    <w:p w:rsidR="005E2A11" w:rsidRPr="005E2A11" w:rsidRDefault="005E2A11" w:rsidP="005E2A1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For some reason if you want to enable anonymous access, after creating your Web Applications, then here are the steps to enable it to your site.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  <w:t xml:space="preserve">Step 1 : </w:t>
      </w:r>
      <w:proofErr w:type="spellStart"/>
      <w:r w:rsidRPr="005E2A11">
        <w:rPr>
          <w:rFonts w:ascii="Times New Roman" w:eastAsia="Times New Roman" w:hAnsi="Times New Roman" w:cs="Times New Roman"/>
          <w:sz w:val="23"/>
          <w:szCs w:val="23"/>
        </w:rPr>
        <w:t>Goto</w:t>
      </w:r>
      <w:proofErr w:type="spell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Central Administration -&gt;Application Management -&gt;Manage Web Applications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7620000" cy="3629025"/>
            <wp:effectExtent l="0" t="0" r="0" b="9525"/>
            <wp:docPr id="12" name="Picture 12" descr="http://2.bp.blogspot.com/_P1_cuc7Lr_Y/TL3tSHtmHiI/AAAAAAAAAGQ/FrCcNWo7Az8/s800/Step1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6813044555298" descr="http://2.bp.blogspot.com/_P1_cuc7Lr_Y/TL3tSHtmHiI/AAAAAAAAAGQ/FrCcNWo7Az8/s800/Step1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  <w:t>Step 2 : Select the web application for which you need to enable anonymous access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7620000" cy="2933700"/>
            <wp:effectExtent l="0" t="0" r="0" b="0"/>
            <wp:docPr id="11" name="Picture 11" descr="http://4.bp.blogspot.com/_P1_cuc7Lr_Y/TL3lzvxCONI/AAAAAAAAAFg/NyST9m9IqjU/s800/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28594639059154" descr="http://4.bp.blogspot.com/_P1_cuc7Lr_Y/TL3lzvxCONI/AAAAAAAAAFg/NyST9m9IqjU/s800/Ste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3 : Select Default (Authentication Providers)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  <w:t>(</w:t>
      </w:r>
      <w:proofErr w:type="spellStart"/>
      <w:r w:rsidRPr="005E2A11">
        <w:rPr>
          <w:rFonts w:ascii="Times New Roman" w:eastAsia="Times New Roman" w:hAnsi="Times New Roman" w:cs="Times New Roman"/>
          <w:sz w:val="23"/>
          <w:szCs w:val="23"/>
        </w:rPr>
        <w:t>Note:I</w:t>
      </w:r>
      <w:proofErr w:type="spell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created my web application with Claims authentication)</w:t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7620000" cy="3028950"/>
            <wp:effectExtent l="0" t="0" r="0" b="0"/>
            <wp:docPr id="10" name="Picture 10" descr="http://4.bp.blogspot.com/_P1_cuc7Lr_Y/TL3nvCjsrsI/AAAAAAAAAFo/JzCE5a95-is/s800/step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0712807304898" descr="http://4.bp.blogspot.com/_P1_cuc7Lr_Y/TL3nvCjsrsI/AAAAAAAAAFo/JzCE5a95-is/s800/step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4 : Select Enable anonymous access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6191250" cy="4591050"/>
            <wp:effectExtent l="0" t="0" r="0" b="0"/>
            <wp:docPr id="9" name="Picture 9" descr="http://4.bp.blogspot.com/_P1_cuc7Lr_Y/TL3ouMpkttI/AAAAAAAAAFw/OX-cJYij2qs/s800/step4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1797848061650" descr="http://4.bp.blogspot.com/_P1_cuc7Lr_Y/TL3ouMpkttI/AAAAAAAAAFw/OX-cJYij2qs/s800/step4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Step </w:t>
      </w:r>
      <w:proofErr w:type="gramStart"/>
      <w:r w:rsidRPr="005E2A11">
        <w:rPr>
          <w:rFonts w:ascii="Times New Roman" w:eastAsia="Times New Roman" w:hAnsi="Times New Roman" w:cs="Times New Roman"/>
          <w:sz w:val="23"/>
          <w:szCs w:val="23"/>
        </w:rPr>
        <w:t>5 :</w:t>
      </w:r>
      <w:proofErr w:type="gram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Save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6248400" cy="4591050"/>
            <wp:effectExtent l="0" t="0" r="0" b="0"/>
            <wp:docPr id="8" name="Picture 8" descr="http://3.bp.blogspot.com/_P1_cuc7Lr_Y/TL3ph6GgugI/AAAAAAAAAF4/jjijYKSoBfg/s800/step5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2686222359042" descr="http://3.bp.blogspot.com/_P1_cuc7Lr_Y/TL3ph6GgugI/AAAAAAAAAF4/jjijYKSoBfg/s800/step5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Step </w:t>
      </w:r>
      <w:proofErr w:type="gramStart"/>
      <w:r w:rsidRPr="005E2A11">
        <w:rPr>
          <w:rFonts w:ascii="Times New Roman" w:eastAsia="Times New Roman" w:hAnsi="Times New Roman" w:cs="Times New Roman"/>
          <w:sz w:val="23"/>
          <w:szCs w:val="23"/>
        </w:rPr>
        <w:t>6 :</w:t>
      </w:r>
      <w:proofErr w:type="gram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5E2A11">
        <w:rPr>
          <w:rFonts w:ascii="Times New Roman" w:eastAsia="Times New Roman" w:hAnsi="Times New Roman" w:cs="Times New Roman"/>
          <w:sz w:val="23"/>
          <w:szCs w:val="23"/>
        </w:rPr>
        <w:t>GoTo</w:t>
      </w:r>
      <w:proofErr w:type="spell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the site for which you need to enable anonymous access</w:t>
      </w:r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7620000" cy="3629025"/>
            <wp:effectExtent l="0" t="0" r="0" b="9525"/>
            <wp:docPr id="7" name="Picture 7" descr="http://2.bp.blogspot.com/_P1_cuc7Lr_Y/TL3rF4wfasI/AAAAAAAAAGA/7iR84QggHGE/s800/step6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4403848481474" descr="http://2.bp.blogspot.com/_P1_cuc7Lr_Y/TL3rF4wfasI/AAAAAAAAAGA/7iR84QggHGE/s800/step6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Step </w:t>
      </w:r>
      <w:proofErr w:type="gramStart"/>
      <w:r w:rsidRPr="005E2A11">
        <w:rPr>
          <w:rFonts w:ascii="Times New Roman" w:eastAsia="Times New Roman" w:hAnsi="Times New Roman" w:cs="Times New Roman"/>
          <w:sz w:val="23"/>
          <w:szCs w:val="23"/>
        </w:rPr>
        <w:t>7 :</w:t>
      </w:r>
      <w:proofErr w:type="gram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Click on Site actions -&gt; Site Permissions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6962775" cy="3657600"/>
            <wp:effectExtent l="0" t="0" r="9525" b="0"/>
            <wp:docPr id="6" name="Picture 6" descr="http://1.bp.blogspot.com/_P1_cuc7Lr_Y/TL3rfjh3slI/AAAAAAAAAGI/2AEjuFqh7Fs/s800/step7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4844826612306" descr="http://1.bp.blogspot.com/_P1_cuc7Lr_Y/TL3rfjh3slI/AAAAAAAAAGI/2AEjuFqh7Fs/s800/step7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8: Click on Anonymous Access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5857875" cy="3762375"/>
            <wp:effectExtent l="0" t="0" r="9525" b="9525"/>
            <wp:docPr id="5" name="Picture 5" descr="http://2.bp.blogspot.com/_P1_cuc7Lr_Y/TL3uD08fhLI/AAAAAAAAAGY/mUXEWQqmccw/s800/step8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37667000222898" descr="http://2.bp.blogspot.com/_P1_cuc7Lr_Y/TL3uD08fhLI/AAAAAAAAAGY/mUXEWQqmccw/s800/step8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And for Step 9, we have three options to select</w:t>
      </w:r>
    </w:p>
    <w:p w:rsidR="005E2A11" w:rsidRPr="005E2A11" w:rsidRDefault="005E2A11" w:rsidP="005E2A11">
      <w:pPr>
        <w:numPr>
          <w:ilvl w:val="0"/>
          <w:numId w:val="1"/>
        </w:numPr>
        <w:shd w:val="clear" w:color="auto" w:fill="FFFFFF"/>
        <w:spacing w:after="60" w:line="240" w:lineRule="auto"/>
        <w:ind w:left="645" w:firstLine="0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Entire Web Site - Select this option to enable Anonymous access to the entire web site</w:t>
      </w:r>
    </w:p>
    <w:p w:rsidR="005E2A11" w:rsidRPr="005E2A11" w:rsidRDefault="005E2A11" w:rsidP="005E2A11">
      <w:pPr>
        <w:numPr>
          <w:ilvl w:val="0"/>
          <w:numId w:val="1"/>
        </w:numPr>
        <w:shd w:val="clear" w:color="auto" w:fill="FFFFFF"/>
        <w:spacing w:after="60" w:line="240" w:lineRule="auto"/>
        <w:ind w:left="645" w:firstLine="0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Lists and Libraries - Select this option to enable Anonymous access only to your lists and libraries, </w:t>
      </w:r>
      <w:proofErr w:type="gramStart"/>
      <w:r w:rsidRPr="005E2A11">
        <w:rPr>
          <w:rFonts w:ascii="Times New Roman" w:eastAsia="Times New Roman" w:hAnsi="Times New Roman" w:cs="Times New Roman"/>
          <w:sz w:val="23"/>
          <w:szCs w:val="23"/>
        </w:rPr>
        <w:t>This</w:t>
      </w:r>
      <w:proofErr w:type="gram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way you can provide access only to a particular list or a library for your anonymous users.</w:t>
      </w:r>
    </w:p>
    <w:p w:rsidR="005E2A11" w:rsidRPr="005E2A11" w:rsidRDefault="005E2A11" w:rsidP="005E2A11">
      <w:pPr>
        <w:numPr>
          <w:ilvl w:val="0"/>
          <w:numId w:val="1"/>
        </w:numPr>
        <w:shd w:val="clear" w:color="auto" w:fill="FFFFFF"/>
        <w:spacing w:after="60" w:line="240" w:lineRule="auto"/>
        <w:ind w:left="645" w:firstLine="0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Nothing</w:t>
      </w:r>
    </w:p>
    <w:p w:rsidR="005E2A11" w:rsidRPr="005E2A11" w:rsidRDefault="005E2A11" w:rsidP="005E2A11">
      <w:pPr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Step 9: Select List and Libraries </w:t>
      </w:r>
      <w:proofErr w:type="gramStart"/>
      <w:r w:rsidRPr="005E2A11">
        <w:rPr>
          <w:rFonts w:ascii="Times New Roman" w:eastAsia="Times New Roman" w:hAnsi="Times New Roman" w:cs="Times New Roman"/>
          <w:sz w:val="23"/>
          <w:szCs w:val="23"/>
        </w:rPr>
        <w:t>( I</w:t>
      </w:r>
      <w:proofErr w:type="gramEnd"/>
      <w:r w:rsidRPr="005E2A11">
        <w:rPr>
          <w:rFonts w:ascii="Times New Roman" w:eastAsia="Times New Roman" w:hAnsi="Times New Roman" w:cs="Times New Roman"/>
          <w:sz w:val="23"/>
          <w:szCs w:val="23"/>
        </w:rPr>
        <w:t xml:space="preserve"> am not enabling anonymous access to the entire site)</w:t>
      </w:r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lastRenderedPageBreak/>
        <w:drawing>
          <wp:inline distT="0" distB="0" distL="0" distR="0">
            <wp:extent cx="6953250" cy="4152900"/>
            <wp:effectExtent l="0" t="0" r="0" b="0"/>
            <wp:docPr id="4" name="Picture 4" descr="http://2.bp.blogspot.com/_P1_cuc7Lr_Y/TL3wmVRhpYI/AAAAAAAAAGg/BNdImWWVGl8/s800/step9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40458817185154" descr="http://2.bp.blogspot.com/_P1_cuc7Lr_Y/TL3wmVRhpYI/AAAAAAAAAGg/BNdImWWVGl8/s800/step9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Step 10: Done, anonymous access is enabled for your site's Lists and Libraries.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6699CC"/>
          <w:sz w:val="23"/>
          <w:szCs w:val="23"/>
        </w:rPr>
        <w:drawing>
          <wp:inline distT="0" distB="0" distL="0" distR="0">
            <wp:extent cx="6000750" cy="4000500"/>
            <wp:effectExtent l="0" t="0" r="0" b="0"/>
            <wp:docPr id="3" name="Picture 3" descr="http://1.bp.blogspot.com/_P1_cuc7Lr_Y/TL3xUnkbVTI/AAAAAAAAAGo/GJ8nFsSJQJM/s800/step10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GER_PHOTO_ID_5529841254002283826" descr="http://1.bp.blogspot.com/_P1_cuc7Lr_Y/TL3xUnkbVTI/AAAAAAAAAGo/GJ8nFsSJQJM/s800/step10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A11">
        <w:rPr>
          <w:rFonts w:ascii="Times New Roman" w:eastAsia="Times New Roman" w:hAnsi="Times New Roman" w:cs="Times New Roman"/>
          <w:sz w:val="23"/>
          <w:szCs w:val="23"/>
        </w:rPr>
        <w:t>Ok, Mission accomplished, and we have enabled anonymous access to our site lists and libraries, but the big question is for which list and library of our site.</w:t>
      </w:r>
    </w:p>
    <w:p w:rsidR="005E2A11" w:rsidRPr="005E2A11" w:rsidRDefault="005E2A11" w:rsidP="005E2A1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5E2A11">
        <w:rPr>
          <w:rFonts w:ascii="Times New Roman" w:eastAsia="Times New Roman" w:hAnsi="Times New Roman" w:cs="Times New Roman"/>
          <w:sz w:val="23"/>
          <w:szCs w:val="23"/>
        </w:rPr>
        <w:t>Let see how to enable anonymous access to our document library in </w:t>
      </w:r>
      <w:hyperlink r:id="rId27" w:history="1">
        <w:r w:rsidRPr="005E2A11">
          <w:rPr>
            <w:rFonts w:ascii="Times New Roman" w:eastAsia="Times New Roman" w:hAnsi="Times New Roman" w:cs="Times New Roman"/>
            <w:color w:val="6699CC"/>
            <w:sz w:val="23"/>
            <w:szCs w:val="23"/>
            <w:u w:val="single"/>
          </w:rPr>
          <w:t>Part 2 - How to Enable anonymous access to List and Libraries.</w:t>
        </w:r>
      </w:hyperlink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999999"/>
          <w:sz w:val="21"/>
          <w:szCs w:val="21"/>
        </w:rPr>
      </w:pP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Posted by </w:t>
      </w:r>
      <w:hyperlink r:id="rId28" w:tooltip="author profile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Ramakrishna</w:t>
        </w:r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</w:rPr>
          <w:t> </w:t>
        </w:r>
      </w:hyperlink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at </w:t>
      </w:r>
      <w:hyperlink r:id="rId29" w:tooltip="permanent link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9:50 AM</w:t>
        </w:r>
      </w:hyperlink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 </w:t>
      </w:r>
      <w:hyperlink r:id="rId30" w:tooltip="Email Post" w:history="1">
        <w:r>
          <w:rPr>
            <w:rFonts w:ascii="Times New Roman" w:eastAsia="Times New Roman" w:hAnsi="Times New Roman" w:cs="Times New Roman"/>
            <w:noProof/>
            <w:color w:val="6699CC"/>
            <w:sz w:val="21"/>
            <w:szCs w:val="21"/>
          </w:rPr>
          <w:drawing>
            <wp:inline distT="0" distB="0" distL="0" distR="0">
              <wp:extent cx="171450" cy="123825"/>
              <wp:effectExtent l="0" t="0" r="0" b="9525"/>
              <wp:docPr id="2" name="Picture 2" descr="http://img1.blogblog.com/img/icon18_email.gif">
                <a:hlinkClick xmlns:a="http://schemas.openxmlformats.org/drawingml/2006/main" r:id="rId30" tooltip="&quot;Email Post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://img1.blogblog.com/img/icon18_email.gif">
                        <a:hlinkClick r:id="rId30" tooltip="&quot;Email Post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1450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</w:rPr>
          <w:t> </w:t>
        </w:r>
      </w:hyperlink>
    </w:p>
    <w:p w:rsidR="005E2A11" w:rsidRPr="005E2A11" w:rsidRDefault="005E2A11" w:rsidP="005E2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999999"/>
          <w:sz w:val="21"/>
          <w:szCs w:val="21"/>
        </w:rPr>
      </w:pP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Labels: </w:t>
      </w:r>
      <w:hyperlink r:id="rId32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Anonymous Access</w:t>
        </w:r>
      </w:hyperlink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t>, </w:t>
      </w:r>
      <w:proofErr w:type="spellStart"/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fldChar w:fldCharType="begin"/>
      </w: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instrText xml:space="preserve"> HYPERLINK "http://ramakrishnaraja.blogspot.com/search/label/Sharepoint%202010" </w:instrText>
      </w: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fldChar w:fldCharType="separate"/>
      </w:r>
      <w:r w:rsidRPr="005E2A11">
        <w:rPr>
          <w:rFonts w:ascii="Times New Roman" w:eastAsia="Times New Roman" w:hAnsi="Times New Roman" w:cs="Times New Roman"/>
          <w:color w:val="6699CC"/>
          <w:sz w:val="21"/>
          <w:szCs w:val="21"/>
          <w:u w:val="single"/>
        </w:rPr>
        <w:t>Sharepoint</w:t>
      </w:r>
      <w:proofErr w:type="spellEnd"/>
      <w:r w:rsidRPr="005E2A11">
        <w:rPr>
          <w:rFonts w:ascii="Times New Roman" w:eastAsia="Times New Roman" w:hAnsi="Times New Roman" w:cs="Times New Roman"/>
          <w:color w:val="6699CC"/>
          <w:sz w:val="21"/>
          <w:szCs w:val="21"/>
          <w:u w:val="single"/>
        </w:rPr>
        <w:t xml:space="preserve"> 2010</w:t>
      </w:r>
      <w:r w:rsidRPr="005E2A11">
        <w:rPr>
          <w:rFonts w:ascii="Times New Roman" w:eastAsia="Times New Roman" w:hAnsi="Times New Roman" w:cs="Times New Roman"/>
          <w:color w:val="999999"/>
          <w:sz w:val="21"/>
          <w:szCs w:val="21"/>
        </w:rPr>
        <w:fldChar w:fldCharType="end"/>
      </w:r>
    </w:p>
    <w:p w:rsidR="005E2A11" w:rsidRPr="005E2A11" w:rsidRDefault="005E2A11" w:rsidP="005E2A11">
      <w:pPr>
        <w:shd w:val="clear" w:color="auto" w:fill="FFFFFF"/>
        <w:spacing w:before="240" w:after="0" w:line="240" w:lineRule="auto"/>
        <w:outlineLvl w:val="3"/>
        <w:rPr>
          <w:rFonts w:ascii="Arial" w:eastAsia="Times New Roman" w:hAnsi="Arial" w:cs="Arial"/>
          <w:sz w:val="27"/>
          <w:szCs w:val="27"/>
        </w:rPr>
      </w:pPr>
      <w:bookmarkStart w:id="1" w:name="comments"/>
      <w:bookmarkEnd w:id="1"/>
      <w:r w:rsidRPr="005E2A11">
        <w:rPr>
          <w:rFonts w:ascii="Arial" w:eastAsia="Times New Roman" w:hAnsi="Arial" w:cs="Arial"/>
          <w:sz w:val="27"/>
          <w:szCs w:val="27"/>
        </w:rPr>
        <w:t>No comments:</w:t>
      </w:r>
    </w:p>
    <w:p w:rsidR="005E2A11" w:rsidRPr="005E2A11" w:rsidRDefault="005E2A11" w:rsidP="002A38A6">
      <w:pPr>
        <w:shd w:val="clear" w:color="auto" w:fill="FFFFFF"/>
        <w:spacing w:before="120" w:after="360" w:line="240" w:lineRule="auto"/>
        <w:ind w:left="300" w:right="300"/>
        <w:rPr>
          <w:ins w:id="2" w:author="Unknown"/>
          <w:rFonts w:ascii="Arial" w:eastAsia="Times New Roman" w:hAnsi="Arial" w:cs="Arial"/>
          <w:color w:val="CCCCCC"/>
          <w:sz w:val="21"/>
          <w:szCs w:val="21"/>
        </w:rPr>
      </w:pPr>
      <w:hyperlink r:id="rId33" w:history="1">
        <w:r w:rsidRPr="005E2A11">
          <w:rPr>
            <w:rFonts w:ascii="Times New Roman" w:eastAsia="Times New Roman" w:hAnsi="Times New Roman" w:cs="Times New Roman"/>
            <w:color w:val="6699CC"/>
            <w:sz w:val="21"/>
            <w:szCs w:val="21"/>
            <w:u w:val="single"/>
          </w:rPr>
          <w:t>Post a Comment</w:t>
        </w:r>
      </w:hyperlink>
      <w:bookmarkStart w:id="3" w:name="_GoBack"/>
      <w:bookmarkEnd w:id="3"/>
    </w:p>
    <w:p w:rsidR="009749B4" w:rsidRDefault="009749B4"/>
    <w:sectPr w:rsidR="00974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E7860"/>
    <w:multiLevelType w:val="multilevel"/>
    <w:tmpl w:val="9760C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B72268B"/>
    <w:multiLevelType w:val="multilevel"/>
    <w:tmpl w:val="9D8E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2960CC"/>
    <w:multiLevelType w:val="multilevel"/>
    <w:tmpl w:val="9738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D073235"/>
    <w:multiLevelType w:val="multilevel"/>
    <w:tmpl w:val="CAEA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D1394B"/>
    <w:multiLevelType w:val="multilevel"/>
    <w:tmpl w:val="64C8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EA2C25"/>
    <w:multiLevelType w:val="multilevel"/>
    <w:tmpl w:val="9B405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CC2419"/>
    <w:multiLevelType w:val="multilevel"/>
    <w:tmpl w:val="3BBE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8A7B45"/>
    <w:multiLevelType w:val="multilevel"/>
    <w:tmpl w:val="B456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39C"/>
    <w:rsid w:val="002A38A6"/>
    <w:rsid w:val="005E2A11"/>
    <w:rsid w:val="0071339C"/>
    <w:rsid w:val="0097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2A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E2A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E2A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E2A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A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E2A1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2A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E2A1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E2A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E2A11"/>
    <w:rPr>
      <w:b/>
      <w:bCs/>
    </w:rPr>
  </w:style>
  <w:style w:type="character" w:customStyle="1" w:styleId="apple-converted-space">
    <w:name w:val="apple-converted-space"/>
    <w:basedOn w:val="DefaultParagraphFont"/>
    <w:rsid w:val="005E2A11"/>
  </w:style>
  <w:style w:type="paragraph" w:styleId="NormalWeb">
    <w:name w:val="Normal (Web)"/>
    <w:basedOn w:val="Normal"/>
    <w:uiPriority w:val="99"/>
    <w:semiHidden/>
    <w:unhideWhenUsed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-author">
    <w:name w:val="post-author"/>
    <w:basedOn w:val="DefaultParagraphFont"/>
    <w:rsid w:val="005E2A11"/>
  </w:style>
  <w:style w:type="character" w:customStyle="1" w:styleId="fn">
    <w:name w:val="fn"/>
    <w:basedOn w:val="DefaultParagraphFont"/>
    <w:rsid w:val="005E2A11"/>
  </w:style>
  <w:style w:type="character" w:customStyle="1" w:styleId="post-timestamp">
    <w:name w:val="post-timestamp"/>
    <w:basedOn w:val="DefaultParagraphFont"/>
    <w:rsid w:val="005E2A11"/>
  </w:style>
  <w:style w:type="character" w:customStyle="1" w:styleId="item-action">
    <w:name w:val="item-action"/>
    <w:basedOn w:val="DefaultParagraphFont"/>
    <w:rsid w:val="005E2A11"/>
  </w:style>
  <w:style w:type="character" w:customStyle="1" w:styleId="post-labels">
    <w:name w:val="post-labels"/>
    <w:basedOn w:val="DefaultParagraphFont"/>
    <w:rsid w:val="005E2A11"/>
  </w:style>
  <w:style w:type="paragraph" w:customStyle="1" w:styleId="comment-footer">
    <w:name w:val="comment-footer"/>
    <w:basedOn w:val="Normal"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ippy">
    <w:name w:val="zippy"/>
    <w:basedOn w:val="DefaultParagraphFont"/>
    <w:rsid w:val="005E2A11"/>
  </w:style>
  <w:style w:type="character" w:customStyle="1" w:styleId="post-count">
    <w:name w:val="post-count"/>
    <w:basedOn w:val="DefaultParagraphFont"/>
    <w:rsid w:val="005E2A11"/>
  </w:style>
  <w:style w:type="paragraph" w:styleId="BalloonText">
    <w:name w:val="Balloon Text"/>
    <w:basedOn w:val="Normal"/>
    <w:link w:val="BalloonTextChar"/>
    <w:uiPriority w:val="99"/>
    <w:semiHidden/>
    <w:unhideWhenUsed/>
    <w:rsid w:val="005E2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A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2A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E2A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E2A1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E2A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A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E2A1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E2A1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E2A1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E2A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E2A11"/>
    <w:rPr>
      <w:b/>
      <w:bCs/>
    </w:rPr>
  </w:style>
  <w:style w:type="character" w:customStyle="1" w:styleId="apple-converted-space">
    <w:name w:val="apple-converted-space"/>
    <w:basedOn w:val="DefaultParagraphFont"/>
    <w:rsid w:val="005E2A11"/>
  </w:style>
  <w:style w:type="paragraph" w:styleId="NormalWeb">
    <w:name w:val="Normal (Web)"/>
    <w:basedOn w:val="Normal"/>
    <w:uiPriority w:val="99"/>
    <w:semiHidden/>
    <w:unhideWhenUsed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-author">
    <w:name w:val="post-author"/>
    <w:basedOn w:val="DefaultParagraphFont"/>
    <w:rsid w:val="005E2A11"/>
  </w:style>
  <w:style w:type="character" w:customStyle="1" w:styleId="fn">
    <w:name w:val="fn"/>
    <w:basedOn w:val="DefaultParagraphFont"/>
    <w:rsid w:val="005E2A11"/>
  </w:style>
  <w:style w:type="character" w:customStyle="1" w:styleId="post-timestamp">
    <w:name w:val="post-timestamp"/>
    <w:basedOn w:val="DefaultParagraphFont"/>
    <w:rsid w:val="005E2A11"/>
  </w:style>
  <w:style w:type="character" w:customStyle="1" w:styleId="item-action">
    <w:name w:val="item-action"/>
    <w:basedOn w:val="DefaultParagraphFont"/>
    <w:rsid w:val="005E2A11"/>
  </w:style>
  <w:style w:type="character" w:customStyle="1" w:styleId="post-labels">
    <w:name w:val="post-labels"/>
    <w:basedOn w:val="DefaultParagraphFont"/>
    <w:rsid w:val="005E2A11"/>
  </w:style>
  <w:style w:type="paragraph" w:customStyle="1" w:styleId="comment-footer">
    <w:name w:val="comment-footer"/>
    <w:basedOn w:val="Normal"/>
    <w:rsid w:val="005E2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zippy">
    <w:name w:val="zippy"/>
    <w:basedOn w:val="DefaultParagraphFont"/>
    <w:rsid w:val="005E2A11"/>
  </w:style>
  <w:style w:type="character" w:customStyle="1" w:styleId="post-count">
    <w:name w:val="post-count"/>
    <w:basedOn w:val="DefaultParagraphFont"/>
    <w:rsid w:val="005E2A11"/>
  </w:style>
  <w:style w:type="paragraph" w:styleId="BalloonText">
    <w:name w:val="Balloon Text"/>
    <w:basedOn w:val="Normal"/>
    <w:link w:val="BalloonTextChar"/>
    <w:uiPriority w:val="99"/>
    <w:semiHidden/>
    <w:unhideWhenUsed/>
    <w:rsid w:val="005E2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A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4190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7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08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13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49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141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06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24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54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053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90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40811">
                                  <w:marLeft w:val="300"/>
                                  <w:marRight w:val="30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283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475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101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22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21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350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66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95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209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129749">
                                                      <w:marLeft w:val="225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16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329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593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998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130412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2037190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85979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79133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2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55410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98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36443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5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9664904">
                                                              <w:marLeft w:val="0"/>
                                                              <w:marRight w:val="0"/>
                                                              <w:marTop w:val="24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5721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8980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3728198">
                                              <w:marLeft w:val="0"/>
                                              <w:marRight w:val="-390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992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043823">
                                                      <w:marLeft w:val="225"/>
                                                      <w:marRight w:val="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317240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727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518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3482920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3824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37578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366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270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8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41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993544">
                                      <w:marLeft w:val="225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098393">
                                          <w:marLeft w:val="0"/>
                                          <w:marRight w:val="0"/>
                                          <w:marTop w:val="4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4.bp.blogspot.com/_P1_cuc7Lr_Y/TL3ouMpkttI/AAAAAAAAAFw/OX-cJYij2qs/s1600/step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://2.bp.blogspot.com/_P1_cuc7Lr_Y/TL3uD08fhLI/AAAAAAAAAGY/mUXEWQqmccw/s1600/step8.PNG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www.sharepointdeveloper.in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2.bp.blogspot.com/_P1_cuc7Lr_Y/TL3rF4wfasI/AAAAAAAAAGA/7iR84QggHGE/s1600/step6.PNG" TargetMode="External"/><Relationship Id="rId25" Type="http://schemas.openxmlformats.org/officeDocument/2006/relationships/hyperlink" Target="http://1.bp.blogspot.com/_P1_cuc7Lr_Y/TL3xUnkbVTI/AAAAAAAAAGo/GJ8nFsSJQJM/s1600/step10.PNG" TargetMode="External"/><Relationship Id="rId33" Type="http://schemas.openxmlformats.org/officeDocument/2006/relationships/hyperlink" Target="http://www.blogger.com/comment.g?blogID=26942855&amp;postID=8300960381754865501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ramakrishnaraja.blogspot.com/2010/07/sharepoint-2010-how-to-enable-anonymou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amakrishnaraja.blogspot.com/" TargetMode="External"/><Relationship Id="rId11" Type="http://schemas.openxmlformats.org/officeDocument/2006/relationships/hyperlink" Target="http://4.bp.blogspot.com/_P1_cuc7Lr_Y/TL3nvCjsrsI/AAAAAAAAAFo/JzCE5a95-is/s1600/step3.PNG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ramakrishnaraja.blogspot.com/search/label/Anonymous%20Acce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3.bp.blogspot.com/_P1_cuc7Lr_Y/TL3ph6GgugI/AAAAAAAAAF4/jjijYKSoBfg/s1600/step5.PNG" TargetMode="External"/><Relationship Id="rId23" Type="http://schemas.openxmlformats.org/officeDocument/2006/relationships/hyperlink" Target="http://2.bp.blogspot.com/_P1_cuc7Lr_Y/TL3wmVRhpYI/AAAAAAAAAGg/BNdImWWVGl8/s1600/step9.PNG" TargetMode="External"/><Relationship Id="rId28" Type="http://schemas.openxmlformats.org/officeDocument/2006/relationships/hyperlink" Target="http://www.blogger.com/profile/10492705635247236912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.bp.blogspot.com/_P1_cuc7Lr_Y/TL3rfjh3slI/AAAAAAAAAGI/2AEjuFqh7Fs/s1600/step7.PNG" TargetMode="External"/><Relationship Id="rId31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ramakrishnaraja.blogspot.com/2010/07/sharepoint-2010-how-to-enable-anonymous_02.html" TargetMode="External"/><Relationship Id="rId30" Type="http://schemas.openxmlformats.org/officeDocument/2006/relationships/hyperlink" Target="http://www.blogger.com/email-post.g?blogID=26942855&amp;postID=8300960381754865501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2.bp.blogspot.com/_P1_cuc7Lr_Y/TL3tSHtmHiI/AAAAAAAAAGQ/FrCcNWo7Az8/s1600/Step1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Baig</dc:creator>
  <cp:keywords/>
  <dc:description/>
  <cp:lastModifiedBy>Mirza Baig</cp:lastModifiedBy>
  <cp:revision>3</cp:revision>
  <dcterms:created xsi:type="dcterms:W3CDTF">2012-08-02T08:32:00Z</dcterms:created>
  <dcterms:modified xsi:type="dcterms:W3CDTF">2012-08-02T08:33:00Z</dcterms:modified>
</cp:coreProperties>
</file>